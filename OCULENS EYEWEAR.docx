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E0779" w14:textId="29326E49" w:rsidR="008053F1" w:rsidRDefault="008053F1" w:rsidP="00756637">
      <w:pPr>
        <w:spacing w:before="100" w:beforeAutospacing="1"/>
      </w:pPr>
      <w:r w:rsidRPr="00E27132">
        <w:t>ASSIGNMENT SUBMISSION COVER SHEE</w:t>
      </w:r>
      <w:r>
        <w:t>T</w:t>
      </w:r>
    </w:p>
    <w:p w14:paraId="3AE16228" w14:textId="17891F5C" w:rsidR="008053F1" w:rsidRDefault="00B6630D" w:rsidP="00756637">
      <w:pPr>
        <w:spacing w:before="100" w:before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39BDA2" wp14:editId="77442E9F">
                <wp:simplePos x="0" y="0"/>
                <wp:positionH relativeFrom="column">
                  <wp:posOffset>1638886</wp:posOffset>
                </wp:positionH>
                <wp:positionV relativeFrom="paragraph">
                  <wp:posOffset>111760</wp:posOffset>
                </wp:positionV>
                <wp:extent cx="2454812" cy="239151"/>
                <wp:effectExtent l="0" t="0" r="22225" b="27940"/>
                <wp:wrapNone/>
                <wp:docPr id="20844467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4812" cy="23915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077C2" w14:textId="0D1FB8DE" w:rsidR="00B6630D" w:rsidRDefault="00F82C29">
                            <w:r>
                              <w:t>cse25-262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9BDA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9.05pt;margin-top:8.8pt;width:193.3pt;height:18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" filled="f" strokecolor="black [3200]">
                <v:stroke joinstyle="round"/>
                <v:textbox>
                  <w:txbxContent>
                    <w:p w14:paraId="786077C2" w14:textId="0D1FB8DE" w:rsidR="00B6630D" w:rsidRDefault="00F82C29">
                      <w:r>
                        <w:t>cse25-262</w:t>
                      </w:r>
                    </w:p>
                  </w:txbxContent>
                </v:textbox>
              </v:shape>
            </w:pict>
          </mc:Fallback>
        </mc:AlternateContent>
      </w:r>
      <w:r w:rsidR="008053F1" w:rsidRPr="00E27132">
        <w:t xml:space="preserve"> Student Id:</w:t>
      </w:r>
    </w:p>
    <w:p w14:paraId="737F7105" w14:textId="23EA4B3A" w:rsidR="008053F1" w:rsidRDefault="00F90737" w:rsidP="00756637">
      <w:pPr>
        <w:spacing w:before="100" w:before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55D6A69" wp14:editId="61BC99E8">
                <wp:simplePos x="0" y="0"/>
                <wp:positionH relativeFrom="column">
                  <wp:posOffset>1645920</wp:posOffset>
                </wp:positionH>
                <wp:positionV relativeFrom="paragraph">
                  <wp:posOffset>101356</wp:posOffset>
                </wp:positionV>
                <wp:extent cx="2426140" cy="253218"/>
                <wp:effectExtent l="0" t="0" r="12700" b="13970"/>
                <wp:wrapNone/>
                <wp:docPr id="17206776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140" cy="25321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22ED6" w14:textId="242E77B6" w:rsidR="00926875" w:rsidRDefault="004D20C2">
                            <w:r>
                              <w:t>Boitshwaro Leago Motlhose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D6A69" id="Text Box 2" o:spid="_x0000_s1027" type="#_x0000_t202" style="position:absolute;margin-left:129.6pt;margin-top:8pt;width:191.05pt;height:19.9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" filled="f" strokecolor="black [3200]">
                <v:stroke joinstyle="round"/>
                <v:textbox>
                  <w:txbxContent>
                    <w:p w14:paraId="38522ED6" w14:textId="242E77B6" w:rsidR="00926875" w:rsidRDefault="004D20C2">
                      <w:r>
                        <w:t>Boitshwaro Leago Motlhose</w:t>
                      </w:r>
                    </w:p>
                  </w:txbxContent>
                </v:textbox>
              </v:shape>
            </w:pict>
          </mc:Fallback>
        </mc:AlternateContent>
      </w:r>
      <w:r w:rsidR="008053F1" w:rsidRPr="00E27132">
        <w:t xml:space="preserve"> Student names:</w:t>
      </w:r>
    </w:p>
    <w:p w14:paraId="7B1FD183" w14:textId="4D78B95A" w:rsidR="008053F1" w:rsidRDefault="00F90737" w:rsidP="00756637">
      <w:pPr>
        <w:spacing w:before="100" w:before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7A180BA" wp14:editId="46FD6E06">
                <wp:simplePos x="0" y="0"/>
                <wp:positionH relativeFrom="column">
                  <wp:posOffset>1645920</wp:posOffset>
                </wp:positionH>
                <wp:positionV relativeFrom="paragraph">
                  <wp:posOffset>84553</wp:posOffset>
                </wp:positionV>
                <wp:extent cx="2426140" cy="253218"/>
                <wp:effectExtent l="0" t="0" r="12700" b="13970"/>
                <wp:wrapNone/>
                <wp:docPr id="15866854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140" cy="25321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2599E" w14:textId="3D5E504C" w:rsidR="00736340" w:rsidRDefault="008775FD">
                            <w:r>
                              <w:t>cse25-262@thuto.bac.ac.bw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180BA" id="Text Box 3" o:spid="_x0000_s1028" type="#_x0000_t202" style="position:absolute;margin-left:129.6pt;margin-top:6.65pt;width:191.05pt;height:19.9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" filled="f" strokecolor="black [3200]">
                <v:stroke joinstyle="round"/>
                <v:textbox>
                  <w:txbxContent>
                    <w:p w14:paraId="68D2599E" w14:textId="3D5E504C" w:rsidR="00736340" w:rsidRDefault="008775FD">
                      <w:r>
                        <w:t>cse25-262@thuto.bac.ac.bw</w:t>
                      </w:r>
                    </w:p>
                  </w:txbxContent>
                </v:textbox>
              </v:shape>
            </w:pict>
          </mc:Fallback>
        </mc:AlternateContent>
      </w:r>
      <w:r w:rsidR="008053F1" w:rsidRPr="00E27132">
        <w:t xml:space="preserve"> Student email:</w:t>
      </w:r>
    </w:p>
    <w:p w14:paraId="0EB582CF" w14:textId="5BC0805F" w:rsidR="008053F1" w:rsidRDefault="00F90737" w:rsidP="00756637">
      <w:pPr>
        <w:spacing w:before="100" w:before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F7B8DEF" wp14:editId="3F0F487D">
                <wp:simplePos x="0" y="0"/>
                <wp:positionH relativeFrom="column">
                  <wp:posOffset>1645920</wp:posOffset>
                </wp:positionH>
                <wp:positionV relativeFrom="paragraph">
                  <wp:posOffset>81817</wp:posOffset>
                </wp:positionV>
                <wp:extent cx="2426140" cy="267286"/>
                <wp:effectExtent l="0" t="0" r="12700" b="19050"/>
                <wp:wrapNone/>
                <wp:docPr id="153705751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140" cy="26728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CC3CF" w14:textId="22C53650" w:rsidR="008775FD" w:rsidRDefault="004C4A0F">
                            <w:r>
                              <w:t>Group 1-1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B8DEF" id="Text Box 4" o:spid="_x0000_s1029" type="#_x0000_t202" style="position:absolute;margin-left:129.6pt;margin-top:6.45pt;width:191.05pt;height:21.0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" filled="f" strokecolor="black [3200]">
                <v:stroke joinstyle="round"/>
                <v:textbox>
                  <w:txbxContent>
                    <w:p w14:paraId="0CACC3CF" w14:textId="22C53650" w:rsidR="008775FD" w:rsidRDefault="004C4A0F">
                      <w:r>
                        <w:t>Group 1-1</w:t>
                      </w:r>
                    </w:p>
                  </w:txbxContent>
                </v:textbox>
              </v:shape>
            </w:pict>
          </mc:Fallback>
        </mc:AlternateContent>
      </w:r>
      <w:r w:rsidR="008053F1" w:rsidRPr="00E27132">
        <w:t xml:space="preserve"> Cohort:</w:t>
      </w:r>
    </w:p>
    <w:p w14:paraId="6467E82F" w14:textId="0309989A" w:rsidR="008053F1" w:rsidRDefault="00DE2A71" w:rsidP="00756637">
      <w:pPr>
        <w:spacing w:before="100" w:before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D3205B1" wp14:editId="476713FD">
                <wp:simplePos x="0" y="0"/>
                <wp:positionH relativeFrom="column">
                  <wp:posOffset>1652954</wp:posOffset>
                </wp:positionH>
                <wp:positionV relativeFrom="paragraph">
                  <wp:posOffset>113616</wp:posOffset>
                </wp:positionV>
                <wp:extent cx="2411828" cy="302456"/>
                <wp:effectExtent l="0" t="0" r="26670" b="21590"/>
                <wp:wrapNone/>
                <wp:docPr id="19554731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828" cy="30245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43435" w14:textId="57B304D4" w:rsidR="00DE2A71" w:rsidRDefault="00D527FB">
                            <w:r>
                              <w:t>SCIS WMD_2026 AO1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205B1" id="Text Box 5" o:spid="_x0000_s1030" type="#_x0000_t202" style="position:absolute;margin-left:130.15pt;margin-top:8.95pt;width:189.9pt;height:23.8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" filled="f" strokecolor="black [3200]">
                <v:stroke joinstyle="round"/>
                <v:textbox>
                  <w:txbxContent>
                    <w:p w14:paraId="76643435" w14:textId="57B304D4" w:rsidR="00DE2A71" w:rsidRDefault="00D527FB">
                      <w:r>
                        <w:t>SCIS WMD_2026 AO1</w:t>
                      </w:r>
                    </w:p>
                  </w:txbxContent>
                </v:textbox>
              </v:shape>
            </w:pict>
          </mc:Fallback>
        </mc:AlternateContent>
      </w:r>
      <w:r w:rsidR="008053F1" w:rsidRPr="00E27132">
        <w:t xml:space="preserve"> Assignment title:</w:t>
      </w:r>
    </w:p>
    <w:p w14:paraId="01433AA1" w14:textId="6EFDACD5" w:rsidR="008053F1" w:rsidRDefault="00844D64" w:rsidP="00756637">
      <w:pPr>
        <w:spacing w:before="100" w:before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3025D47" wp14:editId="0F607545">
                <wp:simplePos x="0" y="0"/>
                <wp:positionH relativeFrom="column">
                  <wp:posOffset>1631852</wp:posOffset>
                </wp:positionH>
                <wp:positionV relativeFrom="paragraph">
                  <wp:posOffset>160118</wp:posOffset>
                </wp:positionV>
                <wp:extent cx="2433174" cy="267286"/>
                <wp:effectExtent l="0" t="0" r="24765" b="19050"/>
                <wp:wrapNone/>
                <wp:docPr id="19816962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174" cy="26728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43F0E" w14:textId="77777777" w:rsidR="00844D64" w:rsidRDefault="00844D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25D47" id="Text Box 6" o:spid="_x0000_s1031" type="#_x0000_t202" style="position:absolute;margin-left:128.5pt;margin-top:12.6pt;width:191.6pt;height:21.0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" filled="f" strokecolor="black [3200]">
                <v:stroke joinstyle="round"/>
                <v:textbox>
                  <w:txbxContent>
                    <w:p w14:paraId="5F943F0E" w14:textId="77777777" w:rsidR="00844D64" w:rsidRDefault="00844D64"/>
                  </w:txbxContent>
                </v:textbox>
              </v:shape>
            </w:pict>
          </mc:Fallback>
        </mc:AlternateContent>
      </w:r>
      <w:r w:rsidR="008053F1" w:rsidRPr="00E27132">
        <w:t xml:space="preserve"> Date of submission:</w:t>
      </w:r>
    </w:p>
    <w:p w14:paraId="0B2CE704" w14:textId="14DC6244" w:rsidR="008053F1" w:rsidRDefault="006E097E" w:rsidP="00756637">
      <w:pPr>
        <w:spacing w:before="100" w:before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FA6466B" wp14:editId="4ED0E6CD">
                <wp:simplePos x="0" y="0"/>
                <wp:positionH relativeFrom="column">
                  <wp:posOffset>1624817</wp:posOffset>
                </wp:positionH>
                <wp:positionV relativeFrom="paragraph">
                  <wp:posOffset>122213</wp:posOffset>
                </wp:positionV>
                <wp:extent cx="2440745" cy="246185"/>
                <wp:effectExtent l="0" t="0" r="17145" b="20955"/>
                <wp:wrapNone/>
                <wp:docPr id="121652760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745" cy="2461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13BC6" w14:textId="5C4387E3" w:rsidR="00844D64" w:rsidRDefault="00844D64">
                            <w:r>
                              <w:t>COMPUTER SYSTEMS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6466B" id="Text Box 7" o:spid="_x0000_s1032" type="#_x0000_t202" style="position:absolute;margin-left:127.95pt;margin-top:9.6pt;width:192.2pt;height:19.4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" filled="f" strokecolor="black [3200]">
                <v:stroke joinstyle="round"/>
                <v:textbox>
                  <w:txbxContent>
                    <w:p w14:paraId="70D13BC6" w14:textId="5C4387E3" w:rsidR="00844D64" w:rsidRDefault="00844D64">
                      <w:r>
                        <w:t>COMPUTER SYSTEMS ENGINEERING</w:t>
                      </w:r>
                    </w:p>
                  </w:txbxContent>
                </v:textbox>
              </v:shape>
            </w:pict>
          </mc:Fallback>
        </mc:AlternateContent>
      </w:r>
      <w:r w:rsidR="008053F1" w:rsidRPr="00E27132">
        <w:t xml:space="preserve"> Programme of Study:</w:t>
      </w:r>
    </w:p>
    <w:p w14:paraId="54A74498" w14:textId="5397126F" w:rsidR="008053F1" w:rsidRDefault="00AE2482" w:rsidP="00756637">
      <w:pPr>
        <w:spacing w:before="100" w:beforeAutospacing="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65AB0EB4" wp14:editId="2E520500">
                <wp:simplePos x="0" y="0"/>
                <wp:positionH relativeFrom="column">
                  <wp:posOffset>-1174015</wp:posOffset>
                </wp:positionH>
                <wp:positionV relativeFrom="paragraph">
                  <wp:posOffset>229667</wp:posOffset>
                </wp:positionV>
                <wp:extent cx="360" cy="360"/>
                <wp:effectExtent l="57150" t="57150" r="57150" b="57150"/>
                <wp:wrapNone/>
                <wp:docPr id="159007528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531B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-93.15pt;margin-top:17.4pt;width:1.45pt;height:1.4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">
                <v:imagedata r:id="rId6" o:title=""/>
              </v:shape>
            </w:pict>
          </mc:Fallback>
        </mc:AlternateContent>
      </w:r>
      <w:r w:rsidR="006E097E"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98989AA" wp14:editId="24A72A52">
                <wp:simplePos x="0" y="0"/>
                <wp:positionH relativeFrom="column">
                  <wp:posOffset>1624818</wp:posOffset>
                </wp:positionH>
                <wp:positionV relativeFrom="paragraph">
                  <wp:posOffset>118843</wp:posOffset>
                </wp:positionV>
                <wp:extent cx="2440550" cy="302455"/>
                <wp:effectExtent l="0" t="0" r="17145" b="21590"/>
                <wp:wrapNone/>
                <wp:docPr id="158018518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550" cy="30245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E3F5B" w14:textId="010BAB22" w:rsidR="006E097E" w:rsidRDefault="00517F3D">
                            <w:r>
                              <w:t>Year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989AA" id="Text Box 8" o:spid="_x0000_s1033" type="#_x0000_t202" style="position:absolute;margin-left:127.95pt;margin-top:9.35pt;width:192.15pt;height:23.8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" filled="f" strokecolor="black [3200]">
                <v:stroke joinstyle="round"/>
                <v:textbox>
                  <w:txbxContent>
                    <w:p w14:paraId="055E3F5B" w14:textId="010BAB22" w:rsidR="006E097E" w:rsidRDefault="00517F3D">
                      <w:r>
                        <w:t>Year 1</w:t>
                      </w:r>
                    </w:p>
                  </w:txbxContent>
                </v:textbox>
              </v:shape>
            </w:pict>
          </mc:Fallback>
        </mc:AlternateContent>
      </w:r>
      <w:r w:rsidR="008053F1" w:rsidRPr="00E27132">
        <w:t xml:space="preserve"> Year of Study:</w:t>
      </w:r>
    </w:p>
    <w:p w14:paraId="2FFF4CC8" w14:textId="6318BD51" w:rsidR="008053F1" w:rsidRDefault="00AE2482" w:rsidP="00756637">
      <w:pPr>
        <w:spacing w:before="100" w:beforeAutospacing="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4723C24A" wp14:editId="05CF0C5F">
                <wp:simplePos x="0" y="0"/>
                <wp:positionH relativeFrom="column">
                  <wp:posOffset>1903985</wp:posOffset>
                </wp:positionH>
                <wp:positionV relativeFrom="paragraph">
                  <wp:posOffset>268027</wp:posOffset>
                </wp:positionV>
                <wp:extent cx="360" cy="360"/>
                <wp:effectExtent l="57150" t="57150" r="57150" b="57150"/>
                <wp:wrapNone/>
                <wp:docPr id="168453258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69B8E" id="Ink 17" o:spid="_x0000_s1026" type="#_x0000_t75" style="position:absolute;margin-left:149.2pt;margin-top:20.4pt;width:1.45pt;height:1.4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">
                <v:imagedata r:id="rId6" o:title=""/>
              </v:shape>
            </w:pict>
          </mc:Fallback>
        </mc:AlternateContent>
      </w:r>
      <w:r w:rsidR="008053F1" w:rsidRPr="00E27132">
        <w:t xml:space="preserve"> Intellectual property statement </w:t>
      </w:r>
      <w:proofErr w:type="gramStart"/>
      <w:r w:rsidR="008053F1" w:rsidRPr="00E27132">
        <w:t>By</w:t>
      </w:r>
      <w:proofErr w:type="gramEnd"/>
      <w:r w:rsidR="008053F1" w:rsidRPr="00E27132">
        <w:t xml:space="preserve"> checking the box below, I certify that this assignment is my own work and is free from plagiarism. I understand that the assignment may be checked for plagiarism by electronic or other means and may be transferred and stored in a database for the purposes of data-matching to help detect plagiarism. The assignment has not previously been submitted for assessment in any other unit or to any other institution. I have read and understood the Botswana Accountancy College plagiarism guidelines policy. </w:t>
      </w:r>
    </w:p>
    <w:p w14:paraId="70315072" w14:textId="3B8DAC0D" w:rsidR="008053F1" w:rsidRDefault="00AE2482" w:rsidP="00756637">
      <w:pPr>
        <w:spacing w:before="100" w:beforeAutospacing="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335CF2F0" wp14:editId="4A1462BC">
                <wp:simplePos x="0" y="0"/>
                <wp:positionH relativeFrom="column">
                  <wp:posOffset>-35695</wp:posOffset>
                </wp:positionH>
                <wp:positionV relativeFrom="paragraph">
                  <wp:posOffset>214317</wp:posOffset>
                </wp:positionV>
                <wp:extent cx="147960" cy="133920"/>
                <wp:effectExtent l="57150" t="57150" r="42545" b="57150"/>
                <wp:wrapNone/>
                <wp:docPr id="180612839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796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E661C" id="Ink 16" o:spid="_x0000_s1026" type="#_x0000_t75" style="position:absolute;margin-left:-3.5pt;margin-top:16.2pt;width:13.05pt;height:12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4002C726" wp14:editId="0C65B6D6">
                <wp:simplePos x="0" y="0"/>
                <wp:positionH relativeFrom="column">
                  <wp:posOffset>-25615</wp:posOffset>
                </wp:positionH>
                <wp:positionV relativeFrom="paragraph">
                  <wp:posOffset>194517</wp:posOffset>
                </wp:positionV>
                <wp:extent cx="142200" cy="131400"/>
                <wp:effectExtent l="57150" t="57150" r="48895" b="40640"/>
                <wp:wrapNone/>
                <wp:docPr id="17665289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220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5635E" id="Ink 14" o:spid="_x0000_s1026" type="#_x0000_t75" style="position:absolute;margin-left:-2.7pt;margin-top:14.6pt;width:12.65pt;height:11.8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">
                <v:imagedata r:id="rId11" o:title=""/>
              </v:shape>
            </w:pict>
          </mc:Fallback>
        </mc:AlternateContent>
      </w:r>
      <w:r w:rsidR="008053F1" w:rsidRPr="00E27132">
        <w:t>☐ Agree</w:t>
      </w:r>
    </w:p>
    <w:p w14:paraId="2EE823AB" w14:textId="77777777" w:rsidR="008053F1" w:rsidRDefault="008053F1" w:rsidP="00756637">
      <w:pPr>
        <w:spacing w:before="100" w:beforeAutospacing="1"/>
      </w:pPr>
      <w:r w:rsidRPr="00E27132">
        <w:t xml:space="preserve"> Signature……………………………………. Date………………………………………….</w:t>
      </w:r>
    </w:p>
    <w:p w14:paraId="3DA3E429" w14:textId="77777777" w:rsidR="00D6183C" w:rsidRDefault="00D6183C" w:rsidP="00756637">
      <w:pPr>
        <w:spacing w:before="100" w:beforeAutospacing="1"/>
        <w:jc w:val="center"/>
        <w:rPr>
          <w:b/>
          <w:bCs/>
          <w:sz w:val="48"/>
          <w:szCs w:val="48"/>
          <w:u w:val="single"/>
        </w:rPr>
      </w:pPr>
    </w:p>
    <w:p w14:paraId="42698315" w14:textId="77777777" w:rsidR="00D6183C" w:rsidRDefault="00D6183C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br w:type="page"/>
      </w:r>
    </w:p>
    <w:p w14:paraId="61EED1D7" w14:textId="5374C9AB" w:rsidR="006334AC" w:rsidRDefault="00217790" w:rsidP="006334AC">
      <w:pPr>
        <w:jc w:val="center"/>
        <w:rPr>
          <w:b/>
          <w:bCs/>
          <w:sz w:val="48"/>
          <w:szCs w:val="48"/>
          <w:u w:val="single"/>
        </w:rPr>
      </w:pPr>
      <w:r w:rsidRPr="008E151B">
        <w:rPr>
          <w:b/>
          <w:bCs/>
          <w:sz w:val="48"/>
          <w:szCs w:val="48"/>
          <w:u w:val="single"/>
        </w:rPr>
        <w:lastRenderedPageBreak/>
        <w:t>OCULENS EYEWEAR</w:t>
      </w:r>
    </w:p>
    <w:p w14:paraId="6371FACE" w14:textId="38731BCF" w:rsidR="002659A2" w:rsidRPr="008E151B" w:rsidRDefault="000975BA" w:rsidP="006334A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 </w:t>
      </w:r>
    </w:p>
    <w:p w14:paraId="498B572D" w14:textId="1A704D66" w:rsidR="00BB6866" w:rsidRDefault="00AC76AB">
      <w:pPr>
        <w:rPr>
          <w:b/>
          <w:bCs/>
          <w:sz w:val="28"/>
          <w:szCs w:val="28"/>
          <w:u w:val="single"/>
        </w:rPr>
      </w:pPr>
      <w:r w:rsidRPr="00AC76AB">
        <w:rPr>
          <w:b/>
          <w:bCs/>
          <w:sz w:val="28"/>
          <w:szCs w:val="28"/>
          <w:u w:val="single"/>
        </w:rPr>
        <w:t>WEBSITE SPECIFICATIONS</w:t>
      </w:r>
    </w:p>
    <w:p w14:paraId="07E84E33" w14:textId="77777777" w:rsidR="006334AC" w:rsidRPr="00AC76AB" w:rsidRDefault="006334AC">
      <w:pPr>
        <w:rPr>
          <w:b/>
          <w:bCs/>
          <w:sz w:val="28"/>
          <w:szCs w:val="28"/>
          <w:u w:val="single"/>
        </w:rPr>
      </w:pPr>
    </w:p>
    <w:p w14:paraId="3A03DA1B" w14:textId="7AC0885F" w:rsidR="00217790" w:rsidRDefault="00AC76AB">
      <w:r w:rsidRPr="00AC76AB">
        <w:t xml:space="preserve">WEBSITE </w:t>
      </w:r>
      <w:r>
        <w:t xml:space="preserve">OBJECTIVE: The objective of Oculens Eyewear website is to provide </w:t>
      </w:r>
      <w:r w:rsidR="00D71C39">
        <w:t xml:space="preserve">users with an accessible and informative platform to explore a wide range of eyewear products and professional eye care services. The website aims to promote the </w:t>
      </w:r>
      <w:r w:rsidR="008E151B">
        <w:t>brand,</w:t>
      </w:r>
      <w:r w:rsidR="00D71C39">
        <w:t xml:space="preserve"> showcase services that are provide</w:t>
      </w:r>
      <w:r w:rsidR="008E151B">
        <w:t>d</w:t>
      </w:r>
      <w:r w:rsidR="00D71C39">
        <w:t xml:space="preserve">, and allow buyers to contact and physical get to the business. The site is </w:t>
      </w:r>
      <w:r w:rsidR="003B2E65">
        <w:t>designed</w:t>
      </w:r>
      <w:r w:rsidR="00D71C39">
        <w:t xml:space="preserve"> to deliver a user friendly </w:t>
      </w:r>
      <w:r w:rsidR="00217790">
        <w:t>interface and be responsive to all devices and web browsers.</w:t>
      </w:r>
    </w:p>
    <w:p w14:paraId="7DFFA44F" w14:textId="77777777" w:rsidR="00217790" w:rsidRDefault="00217790"/>
    <w:p w14:paraId="1C1EC1F3" w14:textId="77777777" w:rsidR="00217790" w:rsidRDefault="00217790">
      <w:r>
        <w:t>WEBSITE GOALS</w:t>
      </w:r>
    </w:p>
    <w:p w14:paraId="4AEF1508" w14:textId="77777777" w:rsidR="006334AC" w:rsidRDefault="006334AC"/>
    <w:p w14:paraId="4B6A66FB" w14:textId="55250E7D" w:rsidR="00AC76AB" w:rsidRDefault="00217790" w:rsidP="00217790">
      <w:pPr>
        <w:pStyle w:val="ListParagraph"/>
        <w:numPr>
          <w:ilvl w:val="0"/>
          <w:numId w:val="1"/>
        </w:numPr>
      </w:pPr>
      <w:r>
        <w:t>Promote the brand – To increase awareness of Oculens Eyewear and establish a strong online presence.</w:t>
      </w:r>
    </w:p>
    <w:p w14:paraId="139EFB8D" w14:textId="5C4566C9" w:rsidR="00217790" w:rsidRDefault="00217790" w:rsidP="00217790">
      <w:pPr>
        <w:pStyle w:val="ListParagraph"/>
        <w:numPr>
          <w:ilvl w:val="0"/>
          <w:numId w:val="1"/>
        </w:numPr>
      </w:pPr>
      <w:r>
        <w:t>Display products and services -To showcase the eyewear, services such as eye testing available to customers in an informative way.</w:t>
      </w:r>
    </w:p>
    <w:p w14:paraId="6D381507" w14:textId="6D8516F7" w:rsidR="008E151B" w:rsidRDefault="00217790" w:rsidP="00217790">
      <w:pPr>
        <w:pStyle w:val="ListParagraph"/>
        <w:numPr>
          <w:ilvl w:val="0"/>
          <w:numId w:val="1"/>
        </w:numPr>
      </w:pPr>
      <w:r>
        <w:t xml:space="preserve">Improve customer engagement -To allow users to </w:t>
      </w:r>
      <w:r w:rsidR="008E151B">
        <w:t>easily navigate through the website, learn more about the services being provided, and interact through the contact page.</w:t>
      </w:r>
    </w:p>
    <w:p w14:paraId="785C48DD" w14:textId="109CB6E4" w:rsidR="008E151B" w:rsidRDefault="008E151B" w:rsidP="00217790">
      <w:pPr>
        <w:pStyle w:val="ListParagraph"/>
        <w:numPr>
          <w:ilvl w:val="0"/>
          <w:numId w:val="1"/>
        </w:numPr>
      </w:pPr>
      <w:r>
        <w:t xml:space="preserve">Provide necessary information -To give customers access to essential details of the </w:t>
      </w:r>
      <w:r w:rsidR="003B2E65">
        <w:t>business,</w:t>
      </w:r>
      <w:r>
        <w:t xml:space="preserve"> especially the services and the products available.</w:t>
      </w:r>
    </w:p>
    <w:p w14:paraId="4A8CD2CB" w14:textId="4D4D98D7" w:rsidR="00217790" w:rsidRDefault="008E151B" w:rsidP="00217790">
      <w:pPr>
        <w:pStyle w:val="ListParagraph"/>
        <w:numPr>
          <w:ilvl w:val="0"/>
          <w:numId w:val="1"/>
        </w:numPr>
      </w:pPr>
      <w:r>
        <w:t>Ensure a user friendly experience -Which allows easy access to the user</w:t>
      </w:r>
      <w:r w:rsidR="00D97613">
        <w:t>s, devices and browsers.</w:t>
      </w:r>
      <w:r>
        <w:t xml:space="preserve"> </w:t>
      </w:r>
    </w:p>
    <w:p w14:paraId="63987F65" w14:textId="77777777" w:rsidR="00385013" w:rsidRDefault="00385013" w:rsidP="00D97613"/>
    <w:p w14:paraId="0C4F10B4" w14:textId="59FD404C" w:rsidR="00D97613" w:rsidRDefault="00D97613" w:rsidP="00D97613">
      <w:r>
        <w:t>T</w:t>
      </w:r>
      <w:r w:rsidR="00385013">
        <w:t>ARGET AUDIENCE</w:t>
      </w:r>
    </w:p>
    <w:p w14:paraId="5A90A540" w14:textId="77777777" w:rsidR="006334AC" w:rsidRDefault="006334AC" w:rsidP="00D97613"/>
    <w:p w14:paraId="463F9B02" w14:textId="280A7275" w:rsidR="00AC76AB" w:rsidRDefault="00385013">
      <w:r>
        <w:t xml:space="preserve">The target audience of Oculens Eyewear website includes all age </w:t>
      </w:r>
      <w:r w:rsidR="003B2E65">
        <w:t>groups;</w:t>
      </w:r>
      <w:r>
        <w:t xml:space="preserve"> toddlers, teenagers, young adults, adults and the elderly who require vision correction or are interested in fashionable eyewear. The primary audience is people living in and around </w:t>
      </w:r>
      <w:r w:rsidR="003B2E65">
        <w:t>Gaborone,</w:t>
      </w:r>
      <w:r>
        <w:t xml:space="preserve"> but it is also available for remote potential </w:t>
      </w:r>
      <w:r w:rsidR="003B2E65">
        <w:t>customers</w:t>
      </w:r>
      <w:r>
        <w:t xml:space="preserve">. The website also targets working people as well as students, with a </w:t>
      </w:r>
      <w:r w:rsidR="00E07004">
        <w:t>middle-income</w:t>
      </w:r>
      <w:r>
        <w:t xml:space="preserve"> </w:t>
      </w:r>
      <w:r w:rsidR="003B2E65">
        <w:t>level and</w:t>
      </w:r>
      <w:r>
        <w:t xml:space="preserve"> </w:t>
      </w:r>
      <w:r w:rsidR="003B2E65">
        <w:t>students’</w:t>
      </w:r>
      <w:r>
        <w:t xml:space="preserve"> discounts allowing them to afford eye care services and products </w:t>
      </w:r>
      <w:r w:rsidR="003B2E65">
        <w:t>provided.</w:t>
      </w:r>
    </w:p>
    <w:p w14:paraId="0E519A7A" w14:textId="085ACD84" w:rsidR="003B2E65" w:rsidRDefault="003B2E65">
      <w:r>
        <w:t xml:space="preserve">Age group: 1-80 years </w:t>
      </w:r>
    </w:p>
    <w:p w14:paraId="54BE86E6" w14:textId="2F366687" w:rsidR="003B2E65" w:rsidRDefault="003B2E65">
      <w:r>
        <w:t>Gender: Male and Female</w:t>
      </w:r>
    </w:p>
    <w:p w14:paraId="31046E3F" w14:textId="752444EF" w:rsidR="003B2E65" w:rsidRDefault="003B2E65">
      <w:r>
        <w:t xml:space="preserve">Demographics: </w:t>
      </w:r>
      <w:r w:rsidR="00E07004">
        <w:t>Students and working adults</w:t>
      </w:r>
    </w:p>
    <w:p w14:paraId="19B2F0C4" w14:textId="2FC788C2" w:rsidR="008A378E" w:rsidRDefault="00E07004" w:rsidP="002E52A8">
      <w:r>
        <w:t>Location: Botswana</w:t>
      </w:r>
    </w:p>
    <w:p w14:paraId="11A05B6F" w14:textId="77777777" w:rsidR="002E52A8" w:rsidRDefault="002E52A8" w:rsidP="002E52A8"/>
    <w:p w14:paraId="71C0D906" w14:textId="75C7B511" w:rsidR="002E52A8" w:rsidRDefault="002E52A8" w:rsidP="002E52A8">
      <w:r>
        <w:t>TECHNICAL APTITUDE</w:t>
      </w:r>
    </w:p>
    <w:p w14:paraId="522CB5D2" w14:textId="77777777" w:rsidR="006334AC" w:rsidRDefault="006334AC" w:rsidP="002E52A8"/>
    <w:p w14:paraId="30BE6491" w14:textId="199592DB" w:rsidR="002E52A8" w:rsidRDefault="002E52A8" w:rsidP="002E52A8">
      <w:pPr>
        <w:pStyle w:val="ListParagraph"/>
        <w:numPr>
          <w:ilvl w:val="0"/>
          <w:numId w:val="3"/>
        </w:numPr>
      </w:pPr>
      <w:r>
        <w:t>Site is fast and easily accessible by all web browsers</w:t>
      </w:r>
    </w:p>
    <w:p w14:paraId="7AF9B47A" w14:textId="4A017185" w:rsidR="00E07004" w:rsidRDefault="002E52A8" w:rsidP="002E52A8">
      <w:pPr>
        <w:pStyle w:val="ListParagraph"/>
        <w:numPr>
          <w:ilvl w:val="0"/>
          <w:numId w:val="3"/>
        </w:numPr>
      </w:pPr>
      <w:r>
        <w:t>Site is responsive and adaptive even for small screens</w:t>
      </w:r>
    </w:p>
    <w:p w14:paraId="2D4FE0CA" w14:textId="6038EAD6" w:rsidR="00F5584F" w:rsidRDefault="002E52A8" w:rsidP="002E52A8">
      <w:pPr>
        <w:pStyle w:val="ListParagraph"/>
        <w:numPr>
          <w:ilvl w:val="0"/>
          <w:numId w:val="3"/>
        </w:numPr>
      </w:pPr>
      <w:r>
        <w:t xml:space="preserve">Site has interactive </w:t>
      </w:r>
      <w:r w:rsidR="00F5584F">
        <w:t xml:space="preserve">tools </w:t>
      </w:r>
      <w:r>
        <w:t>such as visual try on which uses Augmented Reality (AR)</w:t>
      </w:r>
    </w:p>
    <w:p w14:paraId="4B781CFF" w14:textId="3744B422" w:rsidR="00385013" w:rsidRDefault="00F5584F" w:rsidP="0072147D">
      <w:pPr>
        <w:pStyle w:val="ListParagraph"/>
        <w:numPr>
          <w:ilvl w:val="0"/>
          <w:numId w:val="3"/>
        </w:numPr>
      </w:pPr>
      <w:r>
        <w:t>Site runs the cart and check-out smoothly and securely</w:t>
      </w:r>
      <w:r w:rsidR="002E52A8">
        <w:t xml:space="preserve"> </w:t>
      </w:r>
    </w:p>
    <w:p w14:paraId="041B2A52" w14:textId="77777777" w:rsidR="0072147D" w:rsidRDefault="0072147D" w:rsidP="0072147D"/>
    <w:p w14:paraId="69720D92" w14:textId="6B5E4CC2" w:rsidR="0072147D" w:rsidRDefault="0072147D" w:rsidP="0072147D">
      <w:r>
        <w:t>TYPE OF WEBSITE</w:t>
      </w:r>
    </w:p>
    <w:p w14:paraId="23A4C189" w14:textId="77777777" w:rsidR="006334AC" w:rsidRDefault="006334AC" w:rsidP="0072147D"/>
    <w:p w14:paraId="539AE510" w14:textId="6C878FBF" w:rsidR="0072147D" w:rsidRDefault="0072147D" w:rsidP="0072147D">
      <w:r>
        <w:t xml:space="preserve">Oculens Eyewear website is an </w:t>
      </w:r>
      <w:r w:rsidRPr="0072147D">
        <w:rPr>
          <w:b/>
          <w:bCs/>
        </w:rPr>
        <w:t>ELECTRONIC COMMERCIAL</w:t>
      </w:r>
      <w:r>
        <w:t xml:space="preserve"> </w:t>
      </w:r>
      <w:r w:rsidRPr="0072147D">
        <w:rPr>
          <w:b/>
          <w:bCs/>
        </w:rPr>
        <w:t>( e-commerce )</w:t>
      </w:r>
      <w:r>
        <w:rPr>
          <w:b/>
          <w:bCs/>
        </w:rPr>
        <w:t xml:space="preserve"> </w:t>
      </w:r>
      <w:r w:rsidRPr="0072147D">
        <w:t>website that allows</w:t>
      </w:r>
      <w:r>
        <w:rPr>
          <w:b/>
          <w:bCs/>
        </w:rPr>
        <w:t xml:space="preserve"> </w:t>
      </w:r>
      <w:r w:rsidRPr="0072147D">
        <w:t>customers to browse, select and purchase eyewear products online.</w:t>
      </w:r>
      <w:r>
        <w:t xml:space="preserve"> In addition to selling products, the website also provides essential information about eye care services such as eye testing, frame fitting , etc. It is designed to offer a convenient, user-friendly, and secure shopping experience, allowing customers to interact with the business anytime and anywhere.</w:t>
      </w:r>
    </w:p>
    <w:p w14:paraId="217FCC62" w14:textId="77777777" w:rsidR="0072147D" w:rsidRDefault="0072147D" w:rsidP="0072147D"/>
    <w:p w14:paraId="0A9AAC32" w14:textId="77777777" w:rsidR="0018201C" w:rsidRDefault="0018201C" w:rsidP="0072147D">
      <w:pPr>
        <w:rPr>
          <w:b/>
          <w:bCs/>
          <w:sz w:val="28"/>
          <w:szCs w:val="28"/>
          <w:u w:val="single"/>
        </w:rPr>
      </w:pPr>
    </w:p>
    <w:p w14:paraId="489BA4D8" w14:textId="77777777" w:rsidR="0018201C" w:rsidRDefault="0018201C" w:rsidP="0072147D">
      <w:pPr>
        <w:rPr>
          <w:b/>
          <w:bCs/>
          <w:sz w:val="28"/>
          <w:szCs w:val="28"/>
          <w:u w:val="single"/>
        </w:rPr>
      </w:pPr>
    </w:p>
    <w:p w14:paraId="79CFA554" w14:textId="77777777" w:rsidR="0018201C" w:rsidRDefault="0018201C" w:rsidP="0072147D">
      <w:pPr>
        <w:rPr>
          <w:b/>
          <w:bCs/>
          <w:sz w:val="28"/>
          <w:szCs w:val="28"/>
          <w:u w:val="single"/>
        </w:rPr>
      </w:pPr>
    </w:p>
    <w:p w14:paraId="4CC221E2" w14:textId="77777777" w:rsidR="0018201C" w:rsidRDefault="0018201C" w:rsidP="0072147D">
      <w:pPr>
        <w:rPr>
          <w:b/>
          <w:bCs/>
          <w:sz w:val="28"/>
          <w:szCs w:val="28"/>
          <w:u w:val="single"/>
        </w:rPr>
      </w:pPr>
    </w:p>
    <w:p w14:paraId="1EDD4195" w14:textId="77777777" w:rsidR="0018201C" w:rsidRDefault="0018201C" w:rsidP="0072147D">
      <w:pPr>
        <w:rPr>
          <w:b/>
          <w:bCs/>
          <w:sz w:val="28"/>
          <w:szCs w:val="28"/>
          <w:u w:val="single"/>
        </w:rPr>
      </w:pPr>
    </w:p>
    <w:p w14:paraId="3D1B45CD" w14:textId="77777777" w:rsidR="0018201C" w:rsidRDefault="0018201C" w:rsidP="0072147D">
      <w:pPr>
        <w:rPr>
          <w:b/>
          <w:bCs/>
          <w:sz w:val="28"/>
          <w:szCs w:val="28"/>
          <w:u w:val="single"/>
        </w:rPr>
      </w:pPr>
    </w:p>
    <w:p w14:paraId="5494ACF1" w14:textId="2929A13C" w:rsidR="009F5589" w:rsidRDefault="009F5589" w:rsidP="0072147D">
      <w:pPr>
        <w:rPr>
          <w:b/>
          <w:bCs/>
          <w:sz w:val="28"/>
          <w:szCs w:val="28"/>
          <w:u w:val="single"/>
        </w:rPr>
      </w:pPr>
      <w:r w:rsidRPr="009F5589">
        <w:rPr>
          <w:b/>
          <w:bCs/>
          <w:sz w:val="28"/>
          <w:szCs w:val="28"/>
          <w:u w:val="single"/>
        </w:rPr>
        <w:t>INFORMATION DESIGN &amp; TAXONOMY</w:t>
      </w:r>
    </w:p>
    <w:p w14:paraId="1EBD3254" w14:textId="77777777" w:rsidR="00CD2F9A" w:rsidRDefault="00CD2F9A" w:rsidP="0072147D">
      <w:pPr>
        <w:rPr>
          <w:b/>
          <w:bCs/>
          <w:sz w:val="28"/>
          <w:szCs w:val="28"/>
          <w:u w:val="single"/>
        </w:rPr>
      </w:pPr>
    </w:p>
    <w:p w14:paraId="6B31958F" w14:textId="79B53644" w:rsidR="009F5589" w:rsidRDefault="00EB1A91" w:rsidP="0072147D">
      <w:r>
        <w:t>INFORMATION ARCHITECTURE</w:t>
      </w:r>
    </w:p>
    <w:p w14:paraId="0378B53C" w14:textId="77777777" w:rsidR="00683F5D" w:rsidRDefault="00683F5D" w:rsidP="0072147D"/>
    <w:p w14:paraId="0CCB176C" w14:textId="387F8F22" w:rsidR="00683F5D" w:rsidRDefault="00683F5D" w:rsidP="0072147D">
      <w:r>
        <w:t>SITE STRUCTURE</w:t>
      </w:r>
    </w:p>
    <w:p w14:paraId="77B9964C" w14:textId="77777777" w:rsidR="0018201C" w:rsidRDefault="0018201C" w:rsidP="0072147D"/>
    <w:p w14:paraId="031E4BD9" w14:textId="057F38A1" w:rsidR="00EB1A91" w:rsidRDefault="00634A7F" w:rsidP="00A12EFB">
      <w:pPr>
        <w:pStyle w:val="ListParagraph"/>
        <w:numPr>
          <w:ilvl w:val="0"/>
          <w:numId w:val="4"/>
        </w:numPr>
      </w:pPr>
      <w:r>
        <w:t>HOME</w:t>
      </w:r>
    </w:p>
    <w:p w14:paraId="76C01623" w14:textId="1617B560" w:rsidR="00634A7F" w:rsidRDefault="004100FA" w:rsidP="006B4725">
      <w:pPr>
        <w:pStyle w:val="ListParagraph"/>
        <w:numPr>
          <w:ilvl w:val="0"/>
          <w:numId w:val="5"/>
        </w:numPr>
      </w:pPr>
      <w:r>
        <w:t>Hero banner (displays featured products</w:t>
      </w:r>
      <w:r w:rsidR="00251F51">
        <w:t>/ promotions</w:t>
      </w:r>
    </w:p>
    <w:p w14:paraId="5C7C347D" w14:textId="0776BDF9" w:rsidR="00251F51" w:rsidRDefault="00251F51" w:rsidP="006B4725">
      <w:pPr>
        <w:pStyle w:val="ListParagraph"/>
        <w:numPr>
          <w:ilvl w:val="0"/>
          <w:numId w:val="5"/>
        </w:numPr>
      </w:pPr>
      <w:r>
        <w:t xml:space="preserve">Quick links </w:t>
      </w:r>
      <w:r w:rsidR="00500B62">
        <w:t>(services</w:t>
      </w:r>
      <w:r>
        <w:t xml:space="preserve">, </w:t>
      </w:r>
      <w:r w:rsidR="00500B62">
        <w:t>about, shop and contact information)</w:t>
      </w:r>
    </w:p>
    <w:p w14:paraId="0F27E9D0" w14:textId="2CF90C32" w:rsidR="00500B62" w:rsidRDefault="006548B9" w:rsidP="006B4725">
      <w:pPr>
        <w:pStyle w:val="ListParagraph"/>
        <w:numPr>
          <w:ilvl w:val="0"/>
          <w:numId w:val="5"/>
        </w:numPr>
      </w:pPr>
      <w:r>
        <w:t xml:space="preserve">Featured categories </w:t>
      </w:r>
      <w:r w:rsidR="00B67975">
        <w:t>(Women’s</w:t>
      </w:r>
      <w:r>
        <w:t xml:space="preserve">, Men’s eyewear, </w:t>
      </w:r>
      <w:r w:rsidR="00DC4EF8">
        <w:t>Kids glasses</w:t>
      </w:r>
      <w:r w:rsidR="00A74E21">
        <w:t>, Sunglasses</w:t>
      </w:r>
      <w:r w:rsidR="00B67975">
        <w:t>, contact lenses and accessories)</w:t>
      </w:r>
    </w:p>
    <w:p w14:paraId="0713C5E7" w14:textId="121106EF" w:rsidR="00B67975" w:rsidRDefault="000F0B85" w:rsidP="006B4725">
      <w:pPr>
        <w:pStyle w:val="ListParagraph"/>
        <w:numPr>
          <w:ilvl w:val="0"/>
          <w:numId w:val="5"/>
        </w:numPr>
      </w:pPr>
      <w:r>
        <w:t>Best sellers</w:t>
      </w:r>
    </w:p>
    <w:p w14:paraId="4CB0A2B1" w14:textId="555B7CC4" w:rsidR="00D652F9" w:rsidRDefault="006803B0" w:rsidP="00D652F9">
      <w:pPr>
        <w:pStyle w:val="ListParagraph"/>
        <w:numPr>
          <w:ilvl w:val="0"/>
          <w:numId w:val="5"/>
        </w:numPr>
      </w:pPr>
      <w:r>
        <w:t>New arrival</w:t>
      </w:r>
      <w:r w:rsidR="00D652F9">
        <w:t>s</w:t>
      </w:r>
    </w:p>
    <w:p w14:paraId="53916DC4" w14:textId="77777777" w:rsidR="00D652F9" w:rsidRDefault="00D652F9" w:rsidP="00D652F9"/>
    <w:p w14:paraId="21CB4B2D" w14:textId="28C31A86" w:rsidR="00D652F9" w:rsidRDefault="00D652F9" w:rsidP="00D652F9">
      <w:pPr>
        <w:pStyle w:val="ListParagraph"/>
        <w:numPr>
          <w:ilvl w:val="0"/>
          <w:numId w:val="4"/>
        </w:numPr>
      </w:pPr>
      <w:r>
        <w:t>ABOUT</w:t>
      </w:r>
    </w:p>
    <w:p w14:paraId="4276E935" w14:textId="00B6C481" w:rsidR="00D81DEB" w:rsidRDefault="005F5C6B" w:rsidP="00D81DEB">
      <w:pPr>
        <w:pStyle w:val="ListParagraph"/>
        <w:numPr>
          <w:ilvl w:val="0"/>
          <w:numId w:val="6"/>
        </w:numPr>
      </w:pPr>
      <w:r>
        <w:t>Company overview</w:t>
      </w:r>
    </w:p>
    <w:p w14:paraId="6E6BE672" w14:textId="17C59969" w:rsidR="005F5C6B" w:rsidRDefault="005F5C6B" w:rsidP="00D81DEB">
      <w:pPr>
        <w:pStyle w:val="ListParagraph"/>
        <w:numPr>
          <w:ilvl w:val="0"/>
          <w:numId w:val="6"/>
        </w:numPr>
      </w:pPr>
      <w:r>
        <w:t>Mission and Vision</w:t>
      </w:r>
    </w:p>
    <w:p w14:paraId="5EDF4703" w14:textId="75A1E53B" w:rsidR="005F5C6B" w:rsidRDefault="004D5D52" w:rsidP="00D81DEB">
      <w:pPr>
        <w:pStyle w:val="ListParagraph"/>
        <w:numPr>
          <w:ilvl w:val="0"/>
          <w:numId w:val="6"/>
        </w:numPr>
      </w:pPr>
      <w:r>
        <w:t>Why choose Oculens</w:t>
      </w:r>
    </w:p>
    <w:p w14:paraId="33C07B65" w14:textId="77777777" w:rsidR="004D5D52" w:rsidRDefault="004D5D52" w:rsidP="004D5D52"/>
    <w:p w14:paraId="141F511F" w14:textId="780FDC62" w:rsidR="004D5D52" w:rsidRDefault="004D5D52" w:rsidP="004D5D52">
      <w:pPr>
        <w:pStyle w:val="ListParagraph"/>
        <w:numPr>
          <w:ilvl w:val="0"/>
          <w:numId w:val="4"/>
        </w:numPr>
      </w:pPr>
      <w:r>
        <w:t>SERVICES</w:t>
      </w:r>
    </w:p>
    <w:p w14:paraId="2A6DC9B1" w14:textId="3DACB050" w:rsidR="004D5D52" w:rsidRDefault="005C4C7D" w:rsidP="004D5D52">
      <w:pPr>
        <w:pStyle w:val="ListParagraph"/>
        <w:numPr>
          <w:ilvl w:val="0"/>
          <w:numId w:val="7"/>
        </w:numPr>
      </w:pPr>
      <w:r>
        <w:t>Bookings for eye test</w:t>
      </w:r>
    </w:p>
    <w:p w14:paraId="5E8211F3" w14:textId="060E487C" w:rsidR="005C4C7D" w:rsidRDefault="009A0AE7" w:rsidP="004D5D52">
      <w:pPr>
        <w:pStyle w:val="ListParagraph"/>
        <w:numPr>
          <w:ilvl w:val="0"/>
          <w:numId w:val="7"/>
        </w:numPr>
      </w:pPr>
      <w:r>
        <w:t>Vision screening information</w:t>
      </w:r>
    </w:p>
    <w:p w14:paraId="1D19C709" w14:textId="101D33F8" w:rsidR="009A0AE7" w:rsidRDefault="009A0AE7" w:rsidP="004D5D52">
      <w:pPr>
        <w:pStyle w:val="ListParagraph"/>
        <w:numPr>
          <w:ilvl w:val="0"/>
          <w:numId w:val="7"/>
        </w:numPr>
      </w:pPr>
      <w:r>
        <w:t>Eye health tips</w:t>
      </w:r>
    </w:p>
    <w:p w14:paraId="1090C71C" w14:textId="77777777" w:rsidR="00753194" w:rsidRDefault="00753194" w:rsidP="00753194"/>
    <w:p w14:paraId="2C3C2CDC" w14:textId="52EB0823" w:rsidR="00753194" w:rsidRDefault="00B71988" w:rsidP="00B71988">
      <w:pPr>
        <w:pStyle w:val="ListParagraph"/>
        <w:numPr>
          <w:ilvl w:val="0"/>
          <w:numId w:val="4"/>
        </w:numPr>
      </w:pPr>
      <w:r>
        <w:t>SHOP</w:t>
      </w:r>
    </w:p>
    <w:p w14:paraId="3731DF35" w14:textId="1AF68FE0" w:rsidR="00B71988" w:rsidRDefault="004F49CE" w:rsidP="00812A5D">
      <w:pPr>
        <w:pStyle w:val="ListParagraph"/>
        <w:numPr>
          <w:ilvl w:val="0"/>
          <w:numId w:val="8"/>
        </w:numPr>
      </w:pPr>
      <w:r>
        <w:t>Spectacles (Women, Men</w:t>
      </w:r>
      <w:r w:rsidR="00224177">
        <w:t>, Kids, Blue Light and Prescription glasses)</w:t>
      </w:r>
    </w:p>
    <w:p w14:paraId="3EF26436" w14:textId="447DAB38" w:rsidR="00224177" w:rsidRDefault="00681D63" w:rsidP="00812A5D">
      <w:pPr>
        <w:pStyle w:val="ListParagraph"/>
        <w:numPr>
          <w:ilvl w:val="0"/>
          <w:numId w:val="8"/>
        </w:numPr>
      </w:pPr>
      <w:r>
        <w:t>Sunglasses</w:t>
      </w:r>
      <w:r w:rsidR="00ED1789">
        <w:t xml:space="preserve"> (All ages, </w:t>
      </w:r>
      <w:r w:rsidR="00346E76">
        <w:t>fashion/Designer brands)</w:t>
      </w:r>
    </w:p>
    <w:p w14:paraId="5ECD903C" w14:textId="1BF1D9EC" w:rsidR="006E74F5" w:rsidRDefault="006E74F5" w:rsidP="00812A5D">
      <w:pPr>
        <w:pStyle w:val="ListParagraph"/>
        <w:numPr>
          <w:ilvl w:val="0"/>
          <w:numId w:val="8"/>
        </w:numPr>
      </w:pPr>
      <w:r>
        <w:t>Accessories (</w:t>
      </w:r>
      <w:r w:rsidR="00422F91">
        <w:t>Cases, cleaning kits and lens solutions</w:t>
      </w:r>
      <w:r w:rsidR="00B57EF4">
        <w:t>)</w:t>
      </w:r>
    </w:p>
    <w:p w14:paraId="03577539" w14:textId="1F15B06F" w:rsidR="00B57EF4" w:rsidRDefault="005E313D" w:rsidP="00812A5D">
      <w:pPr>
        <w:pStyle w:val="ListParagraph"/>
        <w:numPr>
          <w:ilvl w:val="0"/>
          <w:numId w:val="8"/>
        </w:numPr>
      </w:pPr>
      <w:r>
        <w:t>Contact lenses (</w:t>
      </w:r>
      <w:r w:rsidR="006D72EB">
        <w:t>Daily, mon</w:t>
      </w:r>
      <w:r w:rsidR="00DD67B3">
        <w:t>thly and colour</w:t>
      </w:r>
      <w:r w:rsidR="00821201">
        <w:t>ed</w:t>
      </w:r>
      <w:r w:rsidR="00DD67B3">
        <w:t xml:space="preserve"> lenses</w:t>
      </w:r>
      <w:r w:rsidR="00821201">
        <w:t>)</w:t>
      </w:r>
    </w:p>
    <w:p w14:paraId="0D59D044" w14:textId="73DDFD39" w:rsidR="00821201" w:rsidRDefault="0017176E" w:rsidP="00812A5D">
      <w:pPr>
        <w:pStyle w:val="ListParagraph"/>
        <w:numPr>
          <w:ilvl w:val="0"/>
          <w:numId w:val="8"/>
        </w:numPr>
      </w:pPr>
      <w:r>
        <w:t>Prices, Frame material</w:t>
      </w:r>
      <w:r w:rsidR="00870610">
        <w:t>, frame shapes and brand</w:t>
      </w:r>
    </w:p>
    <w:p w14:paraId="640CE92B" w14:textId="77777777" w:rsidR="00346E76" w:rsidRDefault="00346E76" w:rsidP="00346E76"/>
    <w:p w14:paraId="5D942978" w14:textId="7E2B25BB" w:rsidR="006E74F5" w:rsidRDefault="006E74F5" w:rsidP="00870610">
      <w:pPr>
        <w:pStyle w:val="ListParagraph"/>
        <w:numPr>
          <w:ilvl w:val="0"/>
          <w:numId w:val="4"/>
        </w:numPr>
      </w:pPr>
      <w:r>
        <w:t>CONTACT</w:t>
      </w:r>
    </w:p>
    <w:p w14:paraId="13BDFAAC" w14:textId="23174747" w:rsidR="00870610" w:rsidRDefault="00D3688E" w:rsidP="00870610">
      <w:pPr>
        <w:pStyle w:val="ListParagraph"/>
        <w:numPr>
          <w:ilvl w:val="0"/>
          <w:numId w:val="10"/>
        </w:numPr>
      </w:pPr>
      <w:r>
        <w:t>Contact form</w:t>
      </w:r>
    </w:p>
    <w:p w14:paraId="24074ADF" w14:textId="413247D6" w:rsidR="00D3688E" w:rsidRDefault="00D3688E" w:rsidP="00870610">
      <w:pPr>
        <w:pStyle w:val="ListParagraph"/>
        <w:numPr>
          <w:ilvl w:val="0"/>
          <w:numId w:val="10"/>
        </w:numPr>
      </w:pPr>
      <w:r>
        <w:t>Phone/Email</w:t>
      </w:r>
    </w:p>
    <w:p w14:paraId="6D0D45DE" w14:textId="0A13B0FB" w:rsidR="00D3688E" w:rsidRDefault="00F82EE9" w:rsidP="00870610">
      <w:pPr>
        <w:pStyle w:val="ListParagraph"/>
        <w:numPr>
          <w:ilvl w:val="0"/>
          <w:numId w:val="10"/>
        </w:numPr>
      </w:pPr>
      <w:r>
        <w:t>Store location</w:t>
      </w:r>
    </w:p>
    <w:p w14:paraId="35BB3030" w14:textId="6320DF58" w:rsidR="00F82EE9" w:rsidRDefault="00F82EE9" w:rsidP="00870610">
      <w:pPr>
        <w:pStyle w:val="ListParagraph"/>
        <w:numPr>
          <w:ilvl w:val="0"/>
          <w:numId w:val="10"/>
        </w:numPr>
      </w:pPr>
      <w:r>
        <w:t>Social media links</w:t>
      </w:r>
    </w:p>
    <w:p w14:paraId="301B0453" w14:textId="77777777" w:rsidR="002734BB" w:rsidRDefault="002734BB" w:rsidP="00974E00"/>
    <w:p w14:paraId="2D943F7C" w14:textId="74CE7993" w:rsidR="00C14C3F" w:rsidRDefault="00D97EB9" w:rsidP="00974E00">
      <w:r>
        <w:t>The website is designed in</w:t>
      </w:r>
      <w:r w:rsidR="00550F33">
        <w:t xml:space="preserve">to the above sections to </w:t>
      </w:r>
      <w:r w:rsidR="00DD2B23">
        <w:t>make it easy</w:t>
      </w:r>
      <w:r w:rsidR="00312D5C">
        <w:t xml:space="preserve"> for users to navigate and find products </w:t>
      </w:r>
      <w:r w:rsidR="00F96A2F">
        <w:t>they desire</w:t>
      </w:r>
      <w:r w:rsidR="001F15EA">
        <w:t xml:space="preserve"> without any hassle and </w:t>
      </w:r>
      <w:r w:rsidR="00B90CE9">
        <w:t>quickly.</w:t>
      </w:r>
      <w:r w:rsidR="00F96A2F">
        <w:t xml:space="preserve"> The labelling also improves </w:t>
      </w:r>
      <w:r w:rsidR="0007248C">
        <w:t>user comprehension while ensuring smooth tr</w:t>
      </w:r>
      <w:r w:rsidR="00280F33">
        <w:t xml:space="preserve">ansitions across all </w:t>
      </w:r>
      <w:r w:rsidR="00B90CE9">
        <w:t>links,</w:t>
      </w:r>
      <w:r w:rsidR="00BE146F">
        <w:t xml:space="preserve"> </w:t>
      </w:r>
      <w:r w:rsidR="00F628DA">
        <w:t xml:space="preserve">moreover it </w:t>
      </w:r>
      <w:r w:rsidR="00A4467E">
        <w:t xml:space="preserve">helps customers to make efficient </w:t>
      </w:r>
      <w:r w:rsidR="00C14C3F">
        <w:t>transactions.</w:t>
      </w:r>
    </w:p>
    <w:p w14:paraId="39B817FE" w14:textId="77777777" w:rsidR="00F8124D" w:rsidRDefault="00F8124D" w:rsidP="00F8124D"/>
    <w:p w14:paraId="336C89AB" w14:textId="77777777" w:rsidR="00D249DB" w:rsidRDefault="00D249DB" w:rsidP="00F8124D">
      <w:pPr>
        <w:rPr>
          <w:sz w:val="24"/>
          <w:szCs w:val="24"/>
        </w:rPr>
      </w:pPr>
    </w:p>
    <w:p w14:paraId="63259B94" w14:textId="77777777" w:rsidR="00D249DB" w:rsidRDefault="00D249DB" w:rsidP="00F8124D">
      <w:pPr>
        <w:rPr>
          <w:sz w:val="24"/>
          <w:szCs w:val="24"/>
        </w:rPr>
      </w:pPr>
    </w:p>
    <w:p w14:paraId="6ADD49FA" w14:textId="77777777" w:rsidR="00D249DB" w:rsidRDefault="00D249DB" w:rsidP="00F8124D">
      <w:pPr>
        <w:rPr>
          <w:sz w:val="24"/>
          <w:szCs w:val="24"/>
        </w:rPr>
      </w:pPr>
    </w:p>
    <w:p w14:paraId="379F04B4" w14:textId="77777777" w:rsidR="00D249DB" w:rsidRDefault="00D249DB" w:rsidP="00F8124D">
      <w:pPr>
        <w:rPr>
          <w:sz w:val="24"/>
          <w:szCs w:val="24"/>
        </w:rPr>
      </w:pPr>
    </w:p>
    <w:p w14:paraId="6E9C6064" w14:textId="77777777" w:rsidR="00D249DB" w:rsidRDefault="00D249DB" w:rsidP="00F8124D">
      <w:pPr>
        <w:rPr>
          <w:sz w:val="24"/>
          <w:szCs w:val="24"/>
        </w:rPr>
      </w:pPr>
    </w:p>
    <w:p w14:paraId="02B7F4A5" w14:textId="77777777" w:rsidR="00D249DB" w:rsidRDefault="00D249DB" w:rsidP="00F8124D">
      <w:pPr>
        <w:rPr>
          <w:sz w:val="24"/>
          <w:szCs w:val="24"/>
        </w:rPr>
      </w:pPr>
    </w:p>
    <w:p w14:paraId="01D548AC" w14:textId="77777777" w:rsidR="00D249DB" w:rsidRDefault="00D249DB" w:rsidP="00F8124D">
      <w:pPr>
        <w:rPr>
          <w:sz w:val="24"/>
          <w:szCs w:val="24"/>
        </w:rPr>
      </w:pPr>
    </w:p>
    <w:p w14:paraId="4F48CED0" w14:textId="77777777" w:rsidR="00D249DB" w:rsidRDefault="00D249DB" w:rsidP="00F8124D">
      <w:pPr>
        <w:rPr>
          <w:sz w:val="24"/>
          <w:szCs w:val="24"/>
        </w:rPr>
      </w:pPr>
    </w:p>
    <w:p w14:paraId="36E3BB66" w14:textId="77777777" w:rsidR="00D249DB" w:rsidRDefault="00D249DB" w:rsidP="00F8124D">
      <w:pPr>
        <w:rPr>
          <w:sz w:val="24"/>
          <w:szCs w:val="24"/>
        </w:rPr>
      </w:pPr>
    </w:p>
    <w:p w14:paraId="5F2B1D0E" w14:textId="77777777" w:rsidR="00D249DB" w:rsidRDefault="00D249DB" w:rsidP="00F8124D">
      <w:pPr>
        <w:rPr>
          <w:sz w:val="24"/>
          <w:szCs w:val="24"/>
        </w:rPr>
      </w:pPr>
    </w:p>
    <w:p w14:paraId="577C8864" w14:textId="77777777" w:rsidR="00D249DB" w:rsidRDefault="00D249DB" w:rsidP="00F8124D">
      <w:pPr>
        <w:rPr>
          <w:sz w:val="24"/>
          <w:szCs w:val="24"/>
        </w:rPr>
      </w:pPr>
    </w:p>
    <w:p w14:paraId="27456A09" w14:textId="71FDF15D" w:rsidR="00D249DB" w:rsidRDefault="004548BB" w:rsidP="00F8124D">
      <w:pPr>
        <w:rPr>
          <w:sz w:val="24"/>
          <w:szCs w:val="24"/>
        </w:rPr>
      </w:pPr>
      <w:r>
        <w:rPr>
          <w:sz w:val="24"/>
          <w:szCs w:val="24"/>
        </w:rPr>
        <w:lastRenderedPageBreak/>
        <w:t>SITE NAVIGATION STRUCTURE</w:t>
      </w:r>
    </w:p>
    <w:p w14:paraId="1D023A5B" w14:textId="0E7B1C46" w:rsidR="004548BB" w:rsidRDefault="004548BB" w:rsidP="00F8124D">
      <w:pPr>
        <w:rPr>
          <w:sz w:val="24"/>
          <w:szCs w:val="24"/>
        </w:rPr>
      </w:pPr>
    </w:p>
    <w:p w14:paraId="08509622" w14:textId="77777777" w:rsidR="004548BB" w:rsidRDefault="004548BB" w:rsidP="00F8124D">
      <w:pPr>
        <w:rPr>
          <w:sz w:val="24"/>
          <w:szCs w:val="24"/>
        </w:rPr>
      </w:pPr>
    </w:p>
    <w:p w14:paraId="0680B027" w14:textId="080447DC" w:rsidR="00F8124D" w:rsidRDefault="00F8124D" w:rsidP="00F8124D">
      <w:pPr>
        <w:rPr>
          <w:sz w:val="24"/>
          <w:szCs w:val="24"/>
        </w:rPr>
      </w:pPr>
      <w:r w:rsidRPr="00F8124D">
        <w:rPr>
          <w:sz w:val="24"/>
          <w:szCs w:val="24"/>
        </w:rPr>
        <w:t xml:space="preserve">SITE MAP </w:t>
      </w:r>
    </w:p>
    <w:p w14:paraId="7641666E" w14:textId="77777777" w:rsidR="002734BB" w:rsidRPr="00F8124D" w:rsidRDefault="002734BB" w:rsidP="00F8124D">
      <w:pPr>
        <w:rPr>
          <w:sz w:val="24"/>
          <w:szCs w:val="24"/>
        </w:rPr>
      </w:pPr>
    </w:p>
    <w:p w14:paraId="4DC9F0F8" w14:textId="7DF04B2B" w:rsidR="00F8124D" w:rsidRDefault="00F8124D" w:rsidP="00F8124D">
      <w:r>
        <w:t>Home</w:t>
      </w:r>
    </w:p>
    <w:p w14:paraId="572E2672" w14:textId="77777777" w:rsidR="00F8124D" w:rsidRDefault="00F8124D" w:rsidP="00F8124D">
      <w:r>
        <w:t>│</w:t>
      </w:r>
    </w:p>
    <w:p w14:paraId="2085C0C7" w14:textId="77777777" w:rsidR="00F8124D" w:rsidRDefault="00F8124D" w:rsidP="00F8124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Shop</w:t>
      </w:r>
    </w:p>
    <w:p w14:paraId="46415235" w14:textId="77777777" w:rsidR="00F8124D" w:rsidRDefault="00F8124D" w:rsidP="00F8124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Eyeglasses</w:t>
      </w:r>
    </w:p>
    <w:p w14:paraId="52FB92C5" w14:textId="77777777" w:rsidR="00F8124D" w:rsidRDefault="00F8124D" w:rsidP="00F8124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Men</w:t>
      </w:r>
    </w:p>
    <w:p w14:paraId="183A6F67" w14:textId="77777777" w:rsidR="00F8124D" w:rsidRDefault="00F8124D" w:rsidP="00F8124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Women</w:t>
      </w:r>
    </w:p>
    <w:p w14:paraId="14D0821C" w14:textId="77777777" w:rsidR="00F8124D" w:rsidRDefault="00F8124D" w:rsidP="00F8124D">
      <w:r>
        <w:t>│   │   └── Kids</w:t>
      </w:r>
    </w:p>
    <w:p w14:paraId="1E1C2EC9" w14:textId="77777777" w:rsidR="00F8124D" w:rsidRDefault="00F8124D" w:rsidP="00F8124D">
      <w:r>
        <w:t>│   │</w:t>
      </w:r>
    </w:p>
    <w:p w14:paraId="3A3B9ADA" w14:textId="77777777" w:rsidR="00F8124D" w:rsidRDefault="00F8124D" w:rsidP="00F8124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Sunglasses</w:t>
      </w:r>
    </w:p>
    <w:p w14:paraId="1BB08220" w14:textId="77777777" w:rsidR="00F8124D" w:rsidRDefault="00F8124D" w:rsidP="00F8124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Men</w:t>
      </w:r>
    </w:p>
    <w:p w14:paraId="5D7CD2CD" w14:textId="77777777" w:rsidR="00F8124D" w:rsidRDefault="00F8124D" w:rsidP="00F8124D">
      <w:r>
        <w:t>│   │   └── Women</w:t>
      </w:r>
    </w:p>
    <w:p w14:paraId="18AFDFC3" w14:textId="77777777" w:rsidR="00F8124D" w:rsidRDefault="00F8124D" w:rsidP="00F8124D">
      <w:r>
        <w:t>│   │</w:t>
      </w:r>
    </w:p>
    <w:p w14:paraId="2E27F4C9" w14:textId="77777777" w:rsidR="00F8124D" w:rsidRDefault="00F8124D" w:rsidP="00F8124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 Lenses</w:t>
      </w:r>
    </w:p>
    <w:p w14:paraId="4DE69EA8" w14:textId="77777777" w:rsidR="00F8124D" w:rsidRDefault="00F8124D" w:rsidP="00F8124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Daily</w:t>
      </w:r>
    </w:p>
    <w:p w14:paraId="2361727E" w14:textId="77777777" w:rsidR="00F8124D" w:rsidRDefault="00F8124D" w:rsidP="00F8124D">
      <w:r>
        <w:t>│   │   └── Monthly</w:t>
      </w:r>
    </w:p>
    <w:p w14:paraId="6C720EFB" w14:textId="77777777" w:rsidR="00F8124D" w:rsidRDefault="00F8124D" w:rsidP="00F8124D">
      <w:r>
        <w:t>│   │</w:t>
      </w:r>
    </w:p>
    <w:p w14:paraId="6EB5B0C3" w14:textId="77777777" w:rsidR="00F8124D" w:rsidRDefault="00F8124D" w:rsidP="00F8124D">
      <w:r>
        <w:t>│   └── Accessories</w:t>
      </w:r>
    </w:p>
    <w:p w14:paraId="4B4B132A" w14:textId="77777777" w:rsidR="00F8124D" w:rsidRDefault="00F8124D" w:rsidP="00F8124D">
      <w:r>
        <w:t>│</w:t>
      </w:r>
    </w:p>
    <w:p w14:paraId="1A2B0282" w14:textId="77777777" w:rsidR="00F8124D" w:rsidRDefault="00F8124D" w:rsidP="00F8124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Eye Care Services</w:t>
      </w:r>
    </w:p>
    <w:p w14:paraId="7F0BFD4E" w14:textId="77777777" w:rsidR="00F8124D" w:rsidRDefault="00F8124D" w:rsidP="00F8124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Book Eye Test</w:t>
      </w:r>
    </w:p>
    <w:p w14:paraId="0A018F80" w14:textId="77777777" w:rsidR="00F8124D" w:rsidRDefault="00F8124D" w:rsidP="00F8124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Lens Guide</w:t>
      </w:r>
    </w:p>
    <w:p w14:paraId="78EAE635" w14:textId="77777777" w:rsidR="00F8124D" w:rsidRDefault="00F8124D" w:rsidP="00F8124D">
      <w:r>
        <w:t>│   └── Eye Health Tips</w:t>
      </w:r>
    </w:p>
    <w:p w14:paraId="668E6EBF" w14:textId="77777777" w:rsidR="00F8124D" w:rsidRDefault="00F8124D" w:rsidP="00F8124D">
      <w:r>
        <w:t>│</w:t>
      </w:r>
    </w:p>
    <w:p w14:paraId="013B7A05" w14:textId="77777777" w:rsidR="00F8124D" w:rsidRDefault="00F8124D" w:rsidP="00F8124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About Us</w:t>
      </w:r>
    </w:p>
    <w:p w14:paraId="61C4C31E" w14:textId="77777777" w:rsidR="00F8124D" w:rsidRDefault="00F8124D" w:rsidP="00F8124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Our Story</w:t>
      </w:r>
    </w:p>
    <w:p w14:paraId="547E43AB" w14:textId="77777777" w:rsidR="00F8124D" w:rsidRDefault="00F8124D" w:rsidP="00F8124D">
      <w:r>
        <w:t>│   └── Mission &amp; Vision</w:t>
      </w:r>
    </w:p>
    <w:p w14:paraId="0AF6E066" w14:textId="77777777" w:rsidR="00F8124D" w:rsidRDefault="00F8124D" w:rsidP="00F8124D">
      <w:r>
        <w:t>│</w:t>
      </w:r>
    </w:p>
    <w:p w14:paraId="3C0B6466" w14:textId="77777777" w:rsidR="00F8124D" w:rsidRDefault="00F8124D" w:rsidP="00F8124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Support</w:t>
      </w:r>
    </w:p>
    <w:p w14:paraId="1C177180" w14:textId="77777777" w:rsidR="00F8124D" w:rsidRDefault="00F8124D" w:rsidP="00F8124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FAQs</w:t>
      </w:r>
    </w:p>
    <w:p w14:paraId="4A6A0A2D" w14:textId="77777777" w:rsidR="00F8124D" w:rsidRDefault="00F8124D" w:rsidP="00F8124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Shipping &amp; Delivery</w:t>
      </w:r>
    </w:p>
    <w:p w14:paraId="61152F8C" w14:textId="77777777" w:rsidR="00F8124D" w:rsidRDefault="00F8124D" w:rsidP="00F8124D">
      <w:r>
        <w:t>│   └── Returns &amp; Refunds</w:t>
      </w:r>
    </w:p>
    <w:p w14:paraId="04CDE77A" w14:textId="77777777" w:rsidR="00F8124D" w:rsidRDefault="00F8124D" w:rsidP="00F8124D">
      <w:r>
        <w:t>│</w:t>
      </w:r>
    </w:p>
    <w:p w14:paraId="6A35F016" w14:textId="77777777" w:rsidR="00F8124D" w:rsidRDefault="00F8124D" w:rsidP="00F8124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 Us</w:t>
      </w:r>
    </w:p>
    <w:p w14:paraId="324861BF" w14:textId="77777777" w:rsidR="00F8124D" w:rsidRDefault="00F8124D" w:rsidP="00F8124D">
      <w:r>
        <w:t>│</w:t>
      </w:r>
    </w:p>
    <w:p w14:paraId="1DDAA97E" w14:textId="77777777" w:rsidR="00F8124D" w:rsidRDefault="00F8124D" w:rsidP="00F8124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Account</w:t>
      </w:r>
    </w:p>
    <w:p w14:paraId="68A4F6BA" w14:textId="77777777" w:rsidR="00F8124D" w:rsidRDefault="00F8124D" w:rsidP="00F8124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 / Register</w:t>
      </w:r>
    </w:p>
    <w:p w14:paraId="1B9A2101" w14:textId="77777777" w:rsidR="00F8124D" w:rsidRDefault="00F8124D" w:rsidP="00F8124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Profile</w:t>
      </w:r>
    </w:p>
    <w:p w14:paraId="02F0D844" w14:textId="77777777" w:rsidR="00F8124D" w:rsidRDefault="00F8124D" w:rsidP="00F8124D">
      <w:r>
        <w:t>│   └── Order History</w:t>
      </w:r>
    </w:p>
    <w:p w14:paraId="6CA56551" w14:textId="77777777" w:rsidR="00F8124D" w:rsidRDefault="00F8124D" w:rsidP="00F8124D">
      <w:r>
        <w:t>│</w:t>
      </w:r>
    </w:p>
    <w:p w14:paraId="66243D80" w14:textId="202CD29C" w:rsidR="008C3CEB" w:rsidRDefault="00F8124D" w:rsidP="00F8124D">
      <w:r>
        <w:t>└── Cart / Checkout</w:t>
      </w:r>
    </w:p>
    <w:p w14:paraId="7E7FA88E" w14:textId="427214C9" w:rsidR="00974E00" w:rsidRDefault="00BE146F" w:rsidP="00974E00">
      <w:r>
        <w:t xml:space="preserve"> </w:t>
      </w:r>
    </w:p>
    <w:p w14:paraId="1DA2AB44" w14:textId="6C1F5219" w:rsidR="006F0FDB" w:rsidRDefault="006F0FDB" w:rsidP="0072147D"/>
    <w:p w14:paraId="089D8850" w14:textId="77777777" w:rsidR="006F0FDB" w:rsidRDefault="006F0FDB">
      <w:r>
        <w:br w:type="page"/>
      </w:r>
    </w:p>
    <w:p w14:paraId="188D15B8" w14:textId="4E9E3443" w:rsidR="00AC12EC" w:rsidRDefault="00212E89" w:rsidP="0072147D">
      <w:pPr>
        <w:rPr>
          <w:b/>
          <w:bCs/>
          <w:sz w:val="28"/>
          <w:szCs w:val="28"/>
          <w:u w:val="single"/>
        </w:rPr>
      </w:pPr>
      <w:r w:rsidRPr="00212E89">
        <w:rPr>
          <w:b/>
          <w:bCs/>
          <w:sz w:val="28"/>
          <w:szCs w:val="28"/>
          <w:u w:val="single"/>
        </w:rPr>
        <w:lastRenderedPageBreak/>
        <w:t>PAGE TEMPLATE DESIGN</w:t>
      </w:r>
    </w:p>
    <w:p w14:paraId="102DE664" w14:textId="77777777" w:rsidR="00AC12EC" w:rsidRDefault="00AC12EC" w:rsidP="0072147D">
      <w:pPr>
        <w:rPr>
          <w:b/>
          <w:bCs/>
          <w:sz w:val="28"/>
          <w:szCs w:val="28"/>
          <w:u w:val="single"/>
        </w:rPr>
      </w:pPr>
    </w:p>
    <w:p w14:paraId="6228FA38" w14:textId="125DC797" w:rsidR="003E4D0B" w:rsidRDefault="006C344D" w:rsidP="0072147D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2BE9631" wp14:editId="5FB45571">
            <wp:extent cx="6096000" cy="7955280"/>
            <wp:effectExtent l="0" t="0" r="0" b="7620"/>
            <wp:docPr id="11463173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17342" name="Picture 11463173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576" cy="79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E57A" w14:textId="77777777" w:rsidR="003E4D0B" w:rsidRDefault="003E4D0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5E852F9B" w14:textId="53A5D437" w:rsidR="00212E89" w:rsidRDefault="005D562A" w:rsidP="0072147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TECHNICAL BRIEF</w:t>
      </w:r>
    </w:p>
    <w:p w14:paraId="5BA365B1" w14:textId="77777777" w:rsidR="005D562A" w:rsidRPr="007C5D33" w:rsidRDefault="005D562A" w:rsidP="0072147D"/>
    <w:p w14:paraId="406184EA" w14:textId="7EC40E3F" w:rsidR="005D562A" w:rsidRDefault="0051506C" w:rsidP="0072147D">
      <w:r w:rsidRPr="007C5D33">
        <w:t>O</w:t>
      </w:r>
      <w:r w:rsidR="007C5D33" w:rsidRPr="007C5D33">
        <w:t>culens</w:t>
      </w:r>
      <w:r w:rsidR="00A44689">
        <w:t xml:space="preserve"> </w:t>
      </w:r>
      <w:r w:rsidR="003260A7">
        <w:t xml:space="preserve">will use different </w:t>
      </w:r>
      <w:r w:rsidR="00B05AD6">
        <w:t xml:space="preserve">web </w:t>
      </w:r>
      <w:r w:rsidR="003260A7">
        <w:t xml:space="preserve">technologies </w:t>
      </w:r>
      <w:r w:rsidR="00770BAD">
        <w:t xml:space="preserve">to ensure that it is user-friendly and </w:t>
      </w:r>
      <w:r w:rsidR="00B05AD6">
        <w:t xml:space="preserve">is accessible by all </w:t>
      </w:r>
      <w:ins w:id="0" w:author="Microsoft Word" w:date="2026-03-20T21:27:00Z" w16du:dateUtc="2026-03-20T19:27:00Z">
        <w:r w:rsidR="006E5CCA">
          <w:t xml:space="preserve">web browsers and </w:t>
        </w:r>
      </w:ins>
      <w:r w:rsidR="00263F1C">
        <w:t>all devices.</w:t>
      </w:r>
    </w:p>
    <w:p w14:paraId="3F1C50D5" w14:textId="5CB357D9" w:rsidR="004B56F3" w:rsidRDefault="004B56F3" w:rsidP="0072147D"/>
    <w:p w14:paraId="5493BF96" w14:textId="323EDE91" w:rsidR="007A00FB" w:rsidRDefault="00DE33A4" w:rsidP="0072147D">
      <w:r>
        <w:t xml:space="preserve">HTML5- </w:t>
      </w:r>
      <w:r w:rsidR="007206E1">
        <w:t xml:space="preserve">Which will be used to create the structure of the </w:t>
      </w:r>
      <w:r w:rsidR="0090770C">
        <w:t xml:space="preserve">website </w:t>
      </w:r>
      <w:r w:rsidR="0081784C">
        <w:t>making it easy fo</w:t>
      </w:r>
      <w:r w:rsidR="00FB56EB">
        <w:t>r users to navigate through it easily.</w:t>
      </w:r>
    </w:p>
    <w:p w14:paraId="6437F1B0" w14:textId="1C837B45" w:rsidR="00D31608" w:rsidRDefault="00B711DC" w:rsidP="0072147D">
      <w:r>
        <w:t xml:space="preserve">CSS3- </w:t>
      </w:r>
      <w:r w:rsidR="0032533B">
        <w:t xml:space="preserve">This will be used </w:t>
      </w:r>
      <w:r w:rsidR="000671F4">
        <w:t xml:space="preserve">to control the layout, colours and </w:t>
      </w:r>
      <w:r w:rsidR="00533353">
        <w:t>styling,</w:t>
      </w:r>
      <w:r w:rsidR="00463815">
        <w:t xml:space="preserve"> therefore</w:t>
      </w:r>
      <w:r w:rsidR="00831692">
        <w:t xml:space="preserve"> making the website </w:t>
      </w:r>
      <w:r w:rsidR="00EA6815">
        <w:t>appealing to the eyes of the user</w:t>
      </w:r>
      <w:r w:rsidR="00533353">
        <w:t>.</w:t>
      </w:r>
    </w:p>
    <w:p w14:paraId="0488B5A9" w14:textId="7B1CB977" w:rsidR="0055148C" w:rsidRDefault="00D31608" w:rsidP="0072147D">
      <w:r>
        <w:t>B</w:t>
      </w:r>
      <w:r w:rsidR="00A253BE">
        <w:t>ootstrap</w:t>
      </w:r>
      <w:r>
        <w:t xml:space="preserve">- It will be used to </w:t>
      </w:r>
      <w:r w:rsidR="003661F7">
        <w:t xml:space="preserve">help with responsive design so that users can interact with the website </w:t>
      </w:r>
      <w:r w:rsidR="00D02063">
        <w:t xml:space="preserve">resulting in both parties receiving feedback regarding the </w:t>
      </w:r>
      <w:r w:rsidR="0055148C">
        <w:t>intermediate goal (products)</w:t>
      </w:r>
      <w:r w:rsidR="00533353">
        <w:t>.</w:t>
      </w:r>
    </w:p>
    <w:p w14:paraId="189723DE" w14:textId="6BCC7031" w:rsidR="00FB56EB" w:rsidRDefault="000671F4" w:rsidP="0072147D">
      <w:r>
        <w:t xml:space="preserve"> </w:t>
      </w:r>
      <w:r w:rsidR="00A253BE">
        <w:t xml:space="preserve">Javascript- </w:t>
      </w:r>
      <w:r w:rsidR="008C7DD0">
        <w:t xml:space="preserve">Will be used for </w:t>
      </w:r>
      <w:r w:rsidR="003E18D6">
        <w:t>navigation interactions and dynamic content</w:t>
      </w:r>
      <w:r w:rsidR="00533353">
        <w:t>.</w:t>
      </w:r>
    </w:p>
    <w:p w14:paraId="28D8784D" w14:textId="3F2C4D24" w:rsidR="002A3A2D" w:rsidRDefault="007473A7" w:rsidP="0072147D">
      <w:r>
        <w:t>Web browsers (Safari, Google Chrome</w:t>
      </w:r>
      <w:r w:rsidR="00A9305F">
        <w:t>, Microsoft Edge)- Will be used to check accessibility of the website.</w:t>
      </w:r>
    </w:p>
    <w:p w14:paraId="17F448B4" w14:textId="1AC97C2A" w:rsidR="00533353" w:rsidRPr="007C5D33" w:rsidRDefault="00533353" w:rsidP="0072147D">
      <w:r>
        <w:t>Visual Studio Code- Will be used to</w:t>
      </w:r>
      <w:r w:rsidR="00BD476E">
        <w:t xml:space="preserve"> write the code behind the website</w:t>
      </w:r>
      <w:r w:rsidR="008836EA">
        <w:t xml:space="preserve">, detect any errors and suggest </w:t>
      </w:r>
      <w:r w:rsidR="00FB4B0D">
        <w:t>how to correct them.</w:t>
      </w:r>
    </w:p>
    <w:sectPr w:rsidR="00533353" w:rsidRPr="007C5D33" w:rsidSect="001820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6791"/>
    <w:multiLevelType w:val="hybridMultilevel"/>
    <w:tmpl w:val="C896D0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882507"/>
    <w:multiLevelType w:val="hybridMultilevel"/>
    <w:tmpl w:val="7ED4FB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F3DC6"/>
    <w:multiLevelType w:val="hybridMultilevel"/>
    <w:tmpl w:val="0DA4B3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E4739"/>
    <w:multiLevelType w:val="hybridMultilevel"/>
    <w:tmpl w:val="31DC42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56100"/>
    <w:multiLevelType w:val="hybridMultilevel"/>
    <w:tmpl w:val="EC9E23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1211C8"/>
    <w:multiLevelType w:val="hybridMultilevel"/>
    <w:tmpl w:val="BE044ED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1D1E7E"/>
    <w:multiLevelType w:val="hybridMultilevel"/>
    <w:tmpl w:val="B3C293B6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4EE90F74"/>
    <w:multiLevelType w:val="hybridMultilevel"/>
    <w:tmpl w:val="0A828B1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DA525A"/>
    <w:multiLevelType w:val="hybridMultilevel"/>
    <w:tmpl w:val="31FE286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3B6D3A"/>
    <w:multiLevelType w:val="hybridMultilevel"/>
    <w:tmpl w:val="4D06348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52412216">
    <w:abstractNumId w:val="6"/>
  </w:num>
  <w:num w:numId="2" w16cid:durableId="611280266">
    <w:abstractNumId w:val="3"/>
  </w:num>
  <w:num w:numId="3" w16cid:durableId="1336884629">
    <w:abstractNumId w:val="2"/>
  </w:num>
  <w:num w:numId="4" w16cid:durableId="1447189036">
    <w:abstractNumId w:val="1"/>
  </w:num>
  <w:num w:numId="5" w16cid:durableId="523633056">
    <w:abstractNumId w:val="0"/>
  </w:num>
  <w:num w:numId="6" w16cid:durableId="1633822793">
    <w:abstractNumId w:val="4"/>
  </w:num>
  <w:num w:numId="7" w16cid:durableId="957951044">
    <w:abstractNumId w:val="8"/>
  </w:num>
  <w:num w:numId="8" w16cid:durableId="575172487">
    <w:abstractNumId w:val="7"/>
  </w:num>
  <w:num w:numId="9" w16cid:durableId="992836807">
    <w:abstractNumId w:val="5"/>
  </w:num>
  <w:num w:numId="10" w16cid:durableId="18930796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AB"/>
    <w:rsid w:val="000671F4"/>
    <w:rsid w:val="0007248C"/>
    <w:rsid w:val="000975BA"/>
    <w:rsid w:val="000A2198"/>
    <w:rsid w:val="000F0B85"/>
    <w:rsid w:val="00133F03"/>
    <w:rsid w:val="00163B64"/>
    <w:rsid w:val="00170F6E"/>
    <w:rsid w:val="0017176E"/>
    <w:rsid w:val="0018201C"/>
    <w:rsid w:val="001F15EA"/>
    <w:rsid w:val="00212E89"/>
    <w:rsid w:val="00217790"/>
    <w:rsid w:val="00224177"/>
    <w:rsid w:val="00251F51"/>
    <w:rsid w:val="00263F1C"/>
    <w:rsid w:val="002659A2"/>
    <w:rsid w:val="002734BB"/>
    <w:rsid w:val="00280F33"/>
    <w:rsid w:val="002A1793"/>
    <w:rsid w:val="002A3A2D"/>
    <w:rsid w:val="002E52A8"/>
    <w:rsid w:val="00312D5C"/>
    <w:rsid w:val="0032533B"/>
    <w:rsid w:val="003260A7"/>
    <w:rsid w:val="00346E76"/>
    <w:rsid w:val="003661F7"/>
    <w:rsid w:val="00385013"/>
    <w:rsid w:val="003B2E65"/>
    <w:rsid w:val="003E18D6"/>
    <w:rsid w:val="003E4D0B"/>
    <w:rsid w:val="00400D61"/>
    <w:rsid w:val="004100FA"/>
    <w:rsid w:val="00422F91"/>
    <w:rsid w:val="004548BB"/>
    <w:rsid w:val="00463815"/>
    <w:rsid w:val="004B56F3"/>
    <w:rsid w:val="004B57F3"/>
    <w:rsid w:val="004C4A0F"/>
    <w:rsid w:val="004D20C2"/>
    <w:rsid w:val="004D5D52"/>
    <w:rsid w:val="004D5D5D"/>
    <w:rsid w:val="004E6067"/>
    <w:rsid w:val="004F49CE"/>
    <w:rsid w:val="00500B62"/>
    <w:rsid w:val="0051506C"/>
    <w:rsid w:val="00517F3D"/>
    <w:rsid w:val="00533353"/>
    <w:rsid w:val="00550F33"/>
    <w:rsid w:val="0055148C"/>
    <w:rsid w:val="005C4C7D"/>
    <w:rsid w:val="005D562A"/>
    <w:rsid w:val="005E313D"/>
    <w:rsid w:val="005E75B8"/>
    <w:rsid w:val="005F5C6B"/>
    <w:rsid w:val="006334AC"/>
    <w:rsid w:val="00634A7F"/>
    <w:rsid w:val="00650E23"/>
    <w:rsid w:val="006548B9"/>
    <w:rsid w:val="00654EF7"/>
    <w:rsid w:val="006803B0"/>
    <w:rsid w:val="00681D63"/>
    <w:rsid w:val="00683F5D"/>
    <w:rsid w:val="006B4725"/>
    <w:rsid w:val="006C344D"/>
    <w:rsid w:val="006D72EB"/>
    <w:rsid w:val="006E097E"/>
    <w:rsid w:val="006E5CCA"/>
    <w:rsid w:val="006E74F5"/>
    <w:rsid w:val="006F0FDB"/>
    <w:rsid w:val="006F277F"/>
    <w:rsid w:val="007206E1"/>
    <w:rsid w:val="0072147D"/>
    <w:rsid w:val="00736340"/>
    <w:rsid w:val="007473A7"/>
    <w:rsid w:val="00753194"/>
    <w:rsid w:val="00756637"/>
    <w:rsid w:val="00770BAD"/>
    <w:rsid w:val="007A00FB"/>
    <w:rsid w:val="007C5D33"/>
    <w:rsid w:val="008053F1"/>
    <w:rsid w:val="00812A5D"/>
    <w:rsid w:val="0081784C"/>
    <w:rsid w:val="00821201"/>
    <w:rsid w:val="00831692"/>
    <w:rsid w:val="00844D64"/>
    <w:rsid w:val="00870610"/>
    <w:rsid w:val="008775FD"/>
    <w:rsid w:val="008836EA"/>
    <w:rsid w:val="008A378E"/>
    <w:rsid w:val="008C3CEB"/>
    <w:rsid w:val="008C7DD0"/>
    <w:rsid w:val="008E151B"/>
    <w:rsid w:val="0090770C"/>
    <w:rsid w:val="00926875"/>
    <w:rsid w:val="00934E85"/>
    <w:rsid w:val="0094756A"/>
    <w:rsid w:val="00974900"/>
    <w:rsid w:val="00974E00"/>
    <w:rsid w:val="009A0AE7"/>
    <w:rsid w:val="009B42C9"/>
    <w:rsid w:val="009F5589"/>
    <w:rsid w:val="00A12EFB"/>
    <w:rsid w:val="00A253BE"/>
    <w:rsid w:val="00A4467E"/>
    <w:rsid w:val="00A44689"/>
    <w:rsid w:val="00A74E21"/>
    <w:rsid w:val="00A9305F"/>
    <w:rsid w:val="00AC12EC"/>
    <w:rsid w:val="00AC5B04"/>
    <w:rsid w:val="00AC76AB"/>
    <w:rsid w:val="00AE2482"/>
    <w:rsid w:val="00B01738"/>
    <w:rsid w:val="00B05AD6"/>
    <w:rsid w:val="00B34D62"/>
    <w:rsid w:val="00B57EF4"/>
    <w:rsid w:val="00B6630D"/>
    <w:rsid w:val="00B67975"/>
    <w:rsid w:val="00B711DC"/>
    <w:rsid w:val="00B71988"/>
    <w:rsid w:val="00B90CE9"/>
    <w:rsid w:val="00BB6866"/>
    <w:rsid w:val="00BD476E"/>
    <w:rsid w:val="00BE146F"/>
    <w:rsid w:val="00C14C3F"/>
    <w:rsid w:val="00CD2F9A"/>
    <w:rsid w:val="00D02063"/>
    <w:rsid w:val="00D14569"/>
    <w:rsid w:val="00D249DB"/>
    <w:rsid w:val="00D31608"/>
    <w:rsid w:val="00D3688E"/>
    <w:rsid w:val="00D527FB"/>
    <w:rsid w:val="00D6183C"/>
    <w:rsid w:val="00D652F9"/>
    <w:rsid w:val="00D71C39"/>
    <w:rsid w:val="00D81DEB"/>
    <w:rsid w:val="00D97613"/>
    <w:rsid w:val="00D97EB9"/>
    <w:rsid w:val="00DC4EF8"/>
    <w:rsid w:val="00DD2B23"/>
    <w:rsid w:val="00DD67B3"/>
    <w:rsid w:val="00DE2A71"/>
    <w:rsid w:val="00DE33A4"/>
    <w:rsid w:val="00E07004"/>
    <w:rsid w:val="00EA6815"/>
    <w:rsid w:val="00EB1A91"/>
    <w:rsid w:val="00ED1789"/>
    <w:rsid w:val="00F5584F"/>
    <w:rsid w:val="00F628DA"/>
    <w:rsid w:val="00F8124D"/>
    <w:rsid w:val="00F82C29"/>
    <w:rsid w:val="00F82EE9"/>
    <w:rsid w:val="00F90737"/>
    <w:rsid w:val="00F96A2F"/>
    <w:rsid w:val="00FB1AD9"/>
    <w:rsid w:val="00FB4B0D"/>
    <w:rsid w:val="00FB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3EE4"/>
  <w15:chartTrackingRefBased/>
  <w15:docId w15:val="{BA1F013E-149E-4419-8C82-510E77F69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E23"/>
  </w:style>
  <w:style w:type="paragraph" w:styleId="Heading1">
    <w:name w:val="heading 1"/>
    <w:basedOn w:val="Normal"/>
    <w:next w:val="Normal"/>
    <w:link w:val="Heading1Char"/>
    <w:uiPriority w:val="9"/>
    <w:qFormat/>
    <w:rsid w:val="00650E23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E23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E23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E23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E2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E2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E2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E2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E23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E2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E2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E2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E2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E2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E2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E2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E23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50E23"/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50E23"/>
    <w:pPr>
      <w:pBdr>
        <w:top w:val="single" w:sz="6" w:space="8" w:color="196B24" w:themeColor="accent3"/>
        <w:bottom w:val="single" w:sz="6" w:space="8" w:color="196B24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50E23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E23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E23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650E23"/>
    <w:rPr>
      <w:b/>
      <w:bCs/>
    </w:rPr>
  </w:style>
  <w:style w:type="character" w:styleId="Emphasis">
    <w:name w:val="Emphasis"/>
    <w:basedOn w:val="DefaultParagraphFont"/>
    <w:uiPriority w:val="20"/>
    <w:qFormat/>
    <w:rsid w:val="00650E23"/>
    <w:rPr>
      <w:i/>
      <w:iCs/>
      <w:color w:val="000000" w:themeColor="text1"/>
    </w:rPr>
  </w:style>
  <w:style w:type="paragraph" w:styleId="NoSpacing">
    <w:name w:val="No Spacing"/>
    <w:uiPriority w:val="1"/>
    <w:qFormat/>
    <w:rsid w:val="00650E23"/>
  </w:style>
  <w:style w:type="paragraph" w:styleId="ListParagraph">
    <w:name w:val="List Paragraph"/>
    <w:basedOn w:val="Normal"/>
    <w:uiPriority w:val="34"/>
    <w:qFormat/>
    <w:rsid w:val="00650E2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50E23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50E23"/>
    <w:rPr>
      <w:i/>
      <w:iCs/>
      <w:color w:val="124F1A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E2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E23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50E2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50E2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50E2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50E2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650E2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0E2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customXml" Target="ink/ink1.xml"/><Relationship Id="rId10" Type="http://schemas.openxmlformats.org/officeDocument/2006/relationships/customXml" Target="ink/ink4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7:38:40.8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7:38:30.0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7:38:23.0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24183,'410'371'0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0T17:38:16.7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395 0 24575,'-1'3'0,"-1"0"0,1-1 0,0 1 0,-1-1 0,0 1 0,1-1 0,-1 0 0,0 1 0,0-1 0,0 0 0,-3 2 0,-3 3 0,2-1 0,1-1 0,-1 0 0,-1 0 0,1 0 0,0-1 0,-15 7 0,14-8 0,2 1 0,0-1 0,0 1 0,1 0 0,0 0 0,-1 0 0,1 1 0,1 0 0,-5 5 0,-19 22 0,-8-4 0,25-22 0,1 0 0,1 1 0,-1 1 0,1 0 0,-8 10 0,-1 3-273,-1-1 0,0-2 0,-2 0 0,-27 20 0,33-27-6553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887</Words>
  <Characters>5085</Characters>
  <Application>Microsoft Office Word</Application>
  <DocSecurity>0</DocSecurity>
  <Lines>145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Boitshwaro Motlhose</dc:creator>
  <cp:keywords/>
  <dc:description/>
  <cp:lastModifiedBy>Boitshwaro Motlhose</cp:lastModifiedBy>
  <cp:revision>2</cp:revision>
  <dcterms:created xsi:type="dcterms:W3CDTF">2026-03-20T21:05:00Z</dcterms:created>
  <dcterms:modified xsi:type="dcterms:W3CDTF">2026-03-20T21:05:00Z</dcterms:modified>
</cp:coreProperties>
</file>